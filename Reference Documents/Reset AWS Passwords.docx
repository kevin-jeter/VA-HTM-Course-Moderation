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4970" w14:textId="06E3B8E2" w:rsidR="00C579CC" w:rsidRDefault="00C579CC" w:rsidP="00C579CC">
      <w:pPr>
        <w:rPr>
          <w:sz w:val="20"/>
          <w:szCs w:val="20"/>
        </w:rPr>
      </w:pP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04703F" w:rsidRPr="66AB17FC">
        <w:rPr>
          <w:sz w:val="20"/>
          <w:szCs w:val="20"/>
        </w:rPr>
        <w:t xml:space="preserve"> </w:t>
      </w:r>
      <w:r w:rsidRPr="66AB17FC">
        <w:rPr>
          <w:sz w:val="20"/>
          <w:szCs w:val="20"/>
        </w:rPr>
        <w:t>--user-name HTM</w:t>
      </w:r>
      <w:r w:rsidR="00411C46" w:rsidRPr="66AB17FC">
        <w:rPr>
          <w:sz w:val="20"/>
          <w:szCs w:val="20"/>
        </w:rPr>
        <w:t>5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HTM6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HTM7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HTM8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HTM9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HTM10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HTM11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HTM12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HTM13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HTM14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HTM15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HTM16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HTM17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HTM18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HTM19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HTM20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HTM21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HTM22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HTM23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HTM24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HTM25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HTM26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HTM27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HTM28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HTM29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HTM30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HTM31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HTM32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HTM33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HTM34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HTM35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HTM36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HTM37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HTM38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HTM39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HTM40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HTM41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HTM42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HTM43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HTM44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HTM45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HTM46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HTM47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HTM48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HTM49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HTM50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HTM51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HTM52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HTM53</w:t>
      </w:r>
      <w:r>
        <w:br/>
      </w:r>
      <w:proofErr w:type="spellStart"/>
      <w:r w:rsidR="00F729B0" w:rsidRPr="66AB17FC">
        <w:rPr>
          <w:sz w:val="20"/>
          <w:szCs w:val="20"/>
        </w:rPr>
        <w:lastRenderedPageBreak/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HTM54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HTM55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HTM56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HTM57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HTM58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HTM59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HTM60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</w:t>
      </w:r>
      <w:r w:rsidR="00BE3113" w:rsidRPr="66AB17FC">
        <w:rPr>
          <w:sz w:val="20"/>
          <w:szCs w:val="20"/>
        </w:rPr>
        <w:t>6</w:t>
      </w:r>
      <w:r w:rsidR="00F729B0" w:rsidRPr="66AB17FC">
        <w:rPr>
          <w:sz w:val="20"/>
          <w:szCs w:val="20"/>
        </w:rPr>
        <w:t>1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</w:t>
      </w:r>
      <w:r w:rsidR="00BE3113" w:rsidRPr="66AB17FC">
        <w:rPr>
          <w:sz w:val="20"/>
          <w:szCs w:val="20"/>
        </w:rPr>
        <w:t>6</w:t>
      </w:r>
      <w:r w:rsidR="00F729B0" w:rsidRPr="66AB17FC">
        <w:rPr>
          <w:sz w:val="20"/>
          <w:szCs w:val="20"/>
        </w:rPr>
        <w:t>2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</w:t>
      </w:r>
      <w:r w:rsidR="00BE3113" w:rsidRPr="66AB17FC">
        <w:rPr>
          <w:sz w:val="20"/>
          <w:szCs w:val="20"/>
        </w:rPr>
        <w:t>6</w:t>
      </w:r>
      <w:r w:rsidR="00F729B0" w:rsidRPr="66AB17FC">
        <w:rPr>
          <w:sz w:val="20"/>
          <w:szCs w:val="20"/>
        </w:rPr>
        <w:t>3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</w:t>
      </w:r>
      <w:r w:rsidR="00BE3113" w:rsidRPr="66AB17FC">
        <w:rPr>
          <w:sz w:val="20"/>
          <w:szCs w:val="20"/>
        </w:rPr>
        <w:t>6</w:t>
      </w:r>
      <w:r w:rsidR="00F729B0" w:rsidRPr="66AB17FC">
        <w:rPr>
          <w:sz w:val="20"/>
          <w:szCs w:val="20"/>
        </w:rPr>
        <w:t>4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HTM65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HTM66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HTM67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HTM68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HTM69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HTM70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HTM71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HTM72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HTM73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HTM74</w:t>
      </w:r>
      <w:r>
        <w:br/>
      </w:r>
      <w:proofErr w:type="spellStart"/>
      <w:r w:rsidR="00F729B0" w:rsidRPr="66AB17FC">
        <w:rPr>
          <w:sz w:val="20"/>
          <w:szCs w:val="20"/>
        </w:rPr>
        <w:t>aws</w:t>
      </w:r>
      <w:proofErr w:type="spellEnd"/>
      <w:r w:rsidR="00F729B0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F729B0" w:rsidRPr="66AB17FC">
        <w:rPr>
          <w:sz w:val="20"/>
          <w:szCs w:val="20"/>
        </w:rPr>
        <w:t xml:space="preserve"> --user-name </w:t>
      </w:r>
      <w:r w:rsidR="00497D8F" w:rsidRPr="66AB17FC">
        <w:rPr>
          <w:sz w:val="20"/>
          <w:szCs w:val="20"/>
        </w:rPr>
        <w:t>HTM75</w:t>
      </w:r>
      <w:r>
        <w:br/>
      </w:r>
      <w:proofErr w:type="spellStart"/>
      <w:r w:rsidR="003A5528" w:rsidRPr="66AB17FC">
        <w:rPr>
          <w:sz w:val="20"/>
          <w:szCs w:val="20"/>
        </w:rPr>
        <w:t>aws</w:t>
      </w:r>
      <w:proofErr w:type="spellEnd"/>
      <w:r w:rsidR="003A5528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3A5528" w:rsidRPr="66AB17FC">
        <w:rPr>
          <w:sz w:val="20"/>
          <w:szCs w:val="20"/>
        </w:rPr>
        <w:t xml:space="preserve"> --user-name HTM1</w:t>
      </w:r>
      <w:r>
        <w:br/>
      </w:r>
      <w:proofErr w:type="spellStart"/>
      <w:r w:rsidR="00DA799D" w:rsidRPr="66AB17FC">
        <w:rPr>
          <w:sz w:val="20"/>
          <w:szCs w:val="20"/>
        </w:rPr>
        <w:t>aws</w:t>
      </w:r>
      <w:proofErr w:type="spellEnd"/>
      <w:r w:rsidR="00DA799D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DA799D" w:rsidRPr="66AB17FC">
        <w:rPr>
          <w:sz w:val="20"/>
          <w:szCs w:val="20"/>
        </w:rPr>
        <w:t xml:space="preserve"> --user-name HTM2</w:t>
      </w:r>
      <w:r>
        <w:br/>
      </w:r>
      <w:proofErr w:type="spellStart"/>
      <w:r w:rsidR="00DA799D" w:rsidRPr="66AB17FC">
        <w:rPr>
          <w:sz w:val="20"/>
          <w:szCs w:val="20"/>
        </w:rPr>
        <w:t>aws</w:t>
      </w:r>
      <w:proofErr w:type="spellEnd"/>
      <w:r w:rsidR="00DA799D"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="00DA799D" w:rsidRPr="66AB17FC">
        <w:rPr>
          <w:sz w:val="20"/>
          <w:szCs w:val="20"/>
        </w:rPr>
        <w:t xml:space="preserve"> --user-name HTM3</w:t>
      </w:r>
    </w:p>
    <w:p w14:paraId="69FE50C8" w14:textId="77777777" w:rsidR="00AD05F8" w:rsidRDefault="00AD05F8" w:rsidP="00C579CC">
      <w:pPr>
        <w:rPr>
          <w:sz w:val="20"/>
          <w:szCs w:val="20"/>
        </w:rPr>
      </w:pPr>
    </w:p>
    <w:p w14:paraId="35218354" w14:textId="5C2D16DF" w:rsidR="0035486C" w:rsidRDefault="007C538D" w:rsidP="0035486C">
      <w:pPr>
        <w:rPr>
          <w:sz w:val="20"/>
          <w:szCs w:val="20"/>
        </w:rPr>
      </w:pPr>
      <w:proofErr w:type="spellStart"/>
      <w:r w:rsidRPr="78EAD47D">
        <w:rPr>
          <w:sz w:val="20"/>
          <w:szCs w:val="20"/>
        </w:rPr>
        <w:t>aws</w:t>
      </w:r>
      <w:proofErr w:type="spellEnd"/>
      <w:r w:rsidRPr="78EAD47D">
        <w:rPr>
          <w:sz w:val="20"/>
          <w:szCs w:val="20"/>
        </w:rPr>
        <w:t xml:space="preserve"> ds reset-user-password --directory-id d-9067b3e49d --new-password </w:t>
      </w:r>
      <w:r w:rsidR="007B7200">
        <w:rPr>
          <w:sz w:val="20"/>
          <w:szCs w:val="20"/>
        </w:rPr>
        <w:t>Powershell1</w:t>
      </w:r>
      <w:r w:rsidRPr="78EAD47D">
        <w:rPr>
          <w:sz w:val="20"/>
          <w:szCs w:val="20"/>
        </w:rPr>
        <w:t xml:space="preserve"> --user-name </w:t>
      </w:r>
      <w:r>
        <w:rPr>
          <w:sz w:val="20"/>
          <w:szCs w:val="20"/>
        </w:rPr>
        <w:t>Test0</w:t>
      </w:r>
      <w:r>
        <w:br/>
      </w:r>
      <w:proofErr w:type="spellStart"/>
      <w:r w:rsidRPr="78EAD47D">
        <w:rPr>
          <w:sz w:val="20"/>
          <w:szCs w:val="20"/>
        </w:rPr>
        <w:t>aws</w:t>
      </w:r>
      <w:proofErr w:type="spellEnd"/>
      <w:r w:rsidRPr="78EAD47D">
        <w:rPr>
          <w:sz w:val="20"/>
          <w:szCs w:val="20"/>
        </w:rPr>
        <w:t xml:space="preserve"> ds reset-user-password --directory-id d-9067b3e49d --new-password </w:t>
      </w:r>
      <w:r w:rsidR="007B7200">
        <w:rPr>
          <w:sz w:val="20"/>
          <w:szCs w:val="20"/>
        </w:rPr>
        <w:t>Powershell1</w:t>
      </w:r>
      <w:r w:rsidRPr="78EAD47D">
        <w:rPr>
          <w:sz w:val="20"/>
          <w:szCs w:val="20"/>
        </w:rPr>
        <w:t xml:space="preserve"> --user-name </w:t>
      </w:r>
      <w:r>
        <w:rPr>
          <w:sz w:val="20"/>
          <w:szCs w:val="20"/>
        </w:rPr>
        <w:t>Test1</w:t>
      </w:r>
      <w:r w:rsidR="00EB1028">
        <w:rPr>
          <w:sz w:val="20"/>
          <w:szCs w:val="20"/>
        </w:rPr>
        <w:br/>
      </w:r>
      <w:proofErr w:type="spellStart"/>
      <w:r w:rsidR="00EB1028" w:rsidRPr="78EAD47D">
        <w:rPr>
          <w:sz w:val="20"/>
          <w:szCs w:val="20"/>
        </w:rPr>
        <w:t>aws</w:t>
      </w:r>
      <w:proofErr w:type="spellEnd"/>
      <w:r w:rsidR="00EB1028" w:rsidRPr="78EAD47D">
        <w:rPr>
          <w:sz w:val="20"/>
          <w:szCs w:val="20"/>
        </w:rPr>
        <w:t xml:space="preserve"> ds reset-user-password --directory-id d-9067b3e49d --new-password </w:t>
      </w:r>
      <w:proofErr w:type="spellStart"/>
      <w:r w:rsidR="0035486C">
        <w:rPr>
          <w:sz w:val="20"/>
          <w:szCs w:val="20"/>
        </w:rPr>
        <w:t>KildaGroup</w:t>
      </w:r>
      <w:proofErr w:type="spellEnd"/>
      <w:r w:rsidR="0035486C">
        <w:rPr>
          <w:sz w:val="20"/>
          <w:szCs w:val="20"/>
        </w:rPr>
        <w:t>!</w:t>
      </w:r>
      <w:r w:rsidR="00EB1028" w:rsidRPr="78EAD47D">
        <w:rPr>
          <w:sz w:val="20"/>
          <w:szCs w:val="20"/>
        </w:rPr>
        <w:t xml:space="preserve"> --user-name </w:t>
      </w:r>
      <w:r w:rsidR="00EB1028">
        <w:rPr>
          <w:sz w:val="20"/>
          <w:szCs w:val="20"/>
        </w:rPr>
        <w:t>Test2</w:t>
      </w:r>
      <w:r w:rsidR="0035486C">
        <w:rPr>
          <w:sz w:val="20"/>
          <w:szCs w:val="20"/>
        </w:rPr>
        <w:br/>
      </w:r>
      <w:proofErr w:type="spellStart"/>
      <w:r w:rsidR="0035486C" w:rsidRPr="78EAD47D">
        <w:rPr>
          <w:sz w:val="20"/>
          <w:szCs w:val="20"/>
        </w:rPr>
        <w:t>aws</w:t>
      </w:r>
      <w:proofErr w:type="spellEnd"/>
      <w:r w:rsidR="0035486C" w:rsidRPr="78EAD47D">
        <w:rPr>
          <w:sz w:val="20"/>
          <w:szCs w:val="20"/>
        </w:rPr>
        <w:t xml:space="preserve"> ds reset-user-password --directory-id d-9067b3e49d --new-password </w:t>
      </w:r>
      <w:proofErr w:type="spellStart"/>
      <w:r w:rsidR="0035486C">
        <w:rPr>
          <w:sz w:val="20"/>
          <w:szCs w:val="20"/>
        </w:rPr>
        <w:t>KildaGroup</w:t>
      </w:r>
      <w:proofErr w:type="spellEnd"/>
      <w:r w:rsidR="0035486C">
        <w:rPr>
          <w:sz w:val="20"/>
          <w:szCs w:val="20"/>
        </w:rPr>
        <w:t>!</w:t>
      </w:r>
      <w:r w:rsidR="0035486C" w:rsidRPr="78EAD47D">
        <w:rPr>
          <w:sz w:val="20"/>
          <w:szCs w:val="20"/>
        </w:rPr>
        <w:t xml:space="preserve">  --</w:t>
      </w:r>
      <w:proofErr w:type="gramStart"/>
      <w:r w:rsidR="0035486C" w:rsidRPr="78EAD47D">
        <w:rPr>
          <w:sz w:val="20"/>
          <w:szCs w:val="20"/>
        </w:rPr>
        <w:t>user-name</w:t>
      </w:r>
      <w:proofErr w:type="gramEnd"/>
      <w:r w:rsidR="0035486C" w:rsidRPr="78EAD47D">
        <w:rPr>
          <w:sz w:val="20"/>
          <w:szCs w:val="20"/>
        </w:rPr>
        <w:t xml:space="preserve"> </w:t>
      </w:r>
      <w:r w:rsidR="0035486C">
        <w:rPr>
          <w:sz w:val="20"/>
          <w:szCs w:val="20"/>
        </w:rPr>
        <w:t>Test3</w:t>
      </w:r>
      <w:r w:rsidR="0035486C">
        <w:rPr>
          <w:sz w:val="20"/>
          <w:szCs w:val="20"/>
        </w:rPr>
        <w:br/>
      </w:r>
      <w:proofErr w:type="spellStart"/>
      <w:r w:rsidR="0035486C" w:rsidRPr="78EAD47D">
        <w:rPr>
          <w:sz w:val="20"/>
          <w:szCs w:val="20"/>
        </w:rPr>
        <w:t>aws</w:t>
      </w:r>
      <w:proofErr w:type="spellEnd"/>
      <w:r w:rsidR="0035486C" w:rsidRPr="78EAD47D">
        <w:rPr>
          <w:sz w:val="20"/>
          <w:szCs w:val="20"/>
        </w:rPr>
        <w:t xml:space="preserve"> ds reset-user-password --directory-id d-9067b3e49d --new-password </w:t>
      </w:r>
      <w:proofErr w:type="spellStart"/>
      <w:r w:rsidR="0035486C">
        <w:rPr>
          <w:sz w:val="20"/>
          <w:szCs w:val="20"/>
        </w:rPr>
        <w:t>KildaGroup</w:t>
      </w:r>
      <w:proofErr w:type="spellEnd"/>
      <w:r w:rsidR="0035486C">
        <w:rPr>
          <w:sz w:val="20"/>
          <w:szCs w:val="20"/>
        </w:rPr>
        <w:t>!</w:t>
      </w:r>
      <w:r w:rsidR="0035486C" w:rsidRPr="78EAD47D">
        <w:rPr>
          <w:sz w:val="20"/>
          <w:szCs w:val="20"/>
        </w:rPr>
        <w:t xml:space="preserve">  --</w:t>
      </w:r>
      <w:proofErr w:type="gramStart"/>
      <w:r w:rsidR="0035486C" w:rsidRPr="78EAD47D">
        <w:rPr>
          <w:sz w:val="20"/>
          <w:szCs w:val="20"/>
        </w:rPr>
        <w:t>user-name</w:t>
      </w:r>
      <w:proofErr w:type="gramEnd"/>
      <w:r w:rsidR="0035486C" w:rsidRPr="78EAD47D">
        <w:rPr>
          <w:sz w:val="20"/>
          <w:szCs w:val="20"/>
        </w:rPr>
        <w:t xml:space="preserve"> </w:t>
      </w:r>
      <w:r w:rsidR="0035486C">
        <w:rPr>
          <w:sz w:val="20"/>
          <w:szCs w:val="20"/>
        </w:rPr>
        <w:t>Test4</w:t>
      </w:r>
      <w:r w:rsidR="0035486C">
        <w:rPr>
          <w:sz w:val="20"/>
          <w:szCs w:val="20"/>
        </w:rPr>
        <w:br/>
      </w:r>
      <w:proofErr w:type="spellStart"/>
      <w:r w:rsidR="0035486C" w:rsidRPr="78EAD47D">
        <w:rPr>
          <w:sz w:val="20"/>
          <w:szCs w:val="20"/>
        </w:rPr>
        <w:t>aws</w:t>
      </w:r>
      <w:proofErr w:type="spellEnd"/>
      <w:r w:rsidR="0035486C" w:rsidRPr="78EAD47D">
        <w:rPr>
          <w:sz w:val="20"/>
          <w:szCs w:val="20"/>
        </w:rPr>
        <w:t xml:space="preserve"> ds reset-user-password --directory-id d-9067b3e49d --new-password </w:t>
      </w:r>
      <w:proofErr w:type="spellStart"/>
      <w:r w:rsidR="0035486C">
        <w:rPr>
          <w:sz w:val="20"/>
          <w:szCs w:val="20"/>
        </w:rPr>
        <w:t>KildaGroup</w:t>
      </w:r>
      <w:proofErr w:type="spellEnd"/>
      <w:r w:rsidR="0035486C">
        <w:rPr>
          <w:sz w:val="20"/>
          <w:szCs w:val="20"/>
        </w:rPr>
        <w:t>!</w:t>
      </w:r>
      <w:r w:rsidR="0035486C" w:rsidRPr="78EAD47D">
        <w:rPr>
          <w:sz w:val="20"/>
          <w:szCs w:val="20"/>
        </w:rPr>
        <w:t xml:space="preserve">  --</w:t>
      </w:r>
      <w:proofErr w:type="gramStart"/>
      <w:r w:rsidR="0035486C" w:rsidRPr="78EAD47D">
        <w:rPr>
          <w:sz w:val="20"/>
          <w:szCs w:val="20"/>
        </w:rPr>
        <w:t>user-name</w:t>
      </w:r>
      <w:proofErr w:type="gramEnd"/>
      <w:r w:rsidR="0035486C" w:rsidRPr="78EAD47D">
        <w:rPr>
          <w:sz w:val="20"/>
          <w:szCs w:val="20"/>
        </w:rPr>
        <w:t xml:space="preserve"> </w:t>
      </w:r>
      <w:r w:rsidR="0035486C">
        <w:rPr>
          <w:sz w:val="20"/>
          <w:szCs w:val="20"/>
        </w:rPr>
        <w:t>Test5</w:t>
      </w:r>
    </w:p>
    <w:p w14:paraId="6F098A46" w14:textId="7B260EE8" w:rsidR="00B81ECE" w:rsidRDefault="00B81ECE" w:rsidP="0035486C">
      <w:pPr>
        <w:rPr>
          <w:sz w:val="20"/>
          <w:szCs w:val="20"/>
        </w:rPr>
      </w:pP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>
        <w:rPr>
          <w:sz w:val="20"/>
          <w:szCs w:val="20"/>
        </w:rPr>
        <w:t>Powershell1</w:t>
      </w:r>
      <w:r w:rsidRPr="66AB17FC">
        <w:rPr>
          <w:sz w:val="20"/>
          <w:szCs w:val="20"/>
        </w:rPr>
        <w:t xml:space="preserve"> --</w:t>
      </w:r>
      <w:proofErr w:type="gramStart"/>
      <w:r w:rsidRPr="66AB17FC">
        <w:rPr>
          <w:sz w:val="20"/>
          <w:szCs w:val="20"/>
        </w:rPr>
        <w:t>user-name</w:t>
      </w:r>
      <w:proofErr w:type="gramEnd"/>
      <w:r w:rsidRPr="66AB17FC">
        <w:rPr>
          <w:sz w:val="20"/>
          <w:szCs w:val="20"/>
        </w:rPr>
        <w:t xml:space="preserve"> HTM48 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>
        <w:rPr>
          <w:sz w:val="20"/>
          <w:szCs w:val="20"/>
        </w:rPr>
        <w:t>Powershell1</w:t>
      </w:r>
      <w:r w:rsidRPr="66AB17FC">
        <w:rPr>
          <w:sz w:val="20"/>
          <w:szCs w:val="20"/>
        </w:rPr>
        <w:t xml:space="preserve"> --</w:t>
      </w:r>
      <w:proofErr w:type="gramStart"/>
      <w:r w:rsidRPr="66AB17FC">
        <w:rPr>
          <w:sz w:val="20"/>
          <w:szCs w:val="20"/>
        </w:rPr>
        <w:t>user-name</w:t>
      </w:r>
      <w:proofErr w:type="gramEnd"/>
      <w:r w:rsidRPr="66AB17FC">
        <w:rPr>
          <w:sz w:val="20"/>
          <w:szCs w:val="20"/>
        </w:rPr>
        <w:t xml:space="preserve"> HTM49</w:t>
      </w:r>
    </w:p>
    <w:p w14:paraId="7216274B" w14:textId="61B8099A" w:rsidR="0035486C" w:rsidRDefault="0035486C" w:rsidP="0035486C">
      <w:pPr>
        <w:rPr>
          <w:sz w:val="20"/>
          <w:szCs w:val="20"/>
        </w:rPr>
      </w:pPr>
    </w:p>
    <w:p w14:paraId="44DA8A4B" w14:textId="66BD0141" w:rsidR="00AD05F8" w:rsidRPr="00C579CC" w:rsidRDefault="00AD05F8" w:rsidP="00C579CC">
      <w:pPr>
        <w:rPr>
          <w:sz w:val="20"/>
          <w:szCs w:val="20"/>
        </w:rPr>
      </w:pPr>
      <w:proofErr w:type="spellStart"/>
      <w:r w:rsidRPr="566370FC">
        <w:rPr>
          <w:sz w:val="20"/>
          <w:szCs w:val="20"/>
        </w:rPr>
        <w:t>aws</w:t>
      </w:r>
      <w:proofErr w:type="spellEnd"/>
      <w:r w:rsidRPr="566370FC">
        <w:rPr>
          <w:sz w:val="20"/>
          <w:szCs w:val="20"/>
        </w:rPr>
        <w:t xml:space="preserve"> ds reset-user-password --directory-id d-9067b3e49d --new-password </w:t>
      </w:r>
      <w:r w:rsidR="00F3084D">
        <w:rPr>
          <w:sz w:val="20"/>
          <w:szCs w:val="20"/>
        </w:rPr>
        <w:t>HTM</w:t>
      </w:r>
      <w:r w:rsidR="004D460D">
        <w:rPr>
          <w:sz w:val="20"/>
          <w:szCs w:val="20"/>
        </w:rPr>
        <w:t>Admin1</w:t>
      </w:r>
      <w:r w:rsidRPr="566370FC">
        <w:rPr>
          <w:sz w:val="20"/>
          <w:szCs w:val="20"/>
        </w:rPr>
        <w:t xml:space="preserve"> --</w:t>
      </w:r>
      <w:proofErr w:type="gramStart"/>
      <w:r w:rsidRPr="566370FC">
        <w:rPr>
          <w:sz w:val="20"/>
          <w:szCs w:val="20"/>
        </w:rPr>
        <w:t>user-name</w:t>
      </w:r>
      <w:proofErr w:type="gramEnd"/>
      <w:r w:rsidRPr="566370FC">
        <w:rPr>
          <w:sz w:val="20"/>
          <w:szCs w:val="20"/>
        </w:rPr>
        <w:t xml:space="preserve"> </w:t>
      </w:r>
      <w:proofErr w:type="spellStart"/>
      <w:r w:rsidRPr="566370FC">
        <w:rPr>
          <w:sz w:val="20"/>
          <w:szCs w:val="20"/>
        </w:rPr>
        <w:t>AdminJeter</w:t>
      </w:r>
      <w:proofErr w:type="spellEnd"/>
      <w:r w:rsidR="004D460D">
        <w:rPr>
          <w:sz w:val="20"/>
          <w:szCs w:val="20"/>
        </w:rPr>
        <w:br/>
      </w:r>
      <w:proofErr w:type="spellStart"/>
      <w:r w:rsidR="004D460D" w:rsidRPr="78EAD47D">
        <w:rPr>
          <w:sz w:val="20"/>
          <w:szCs w:val="20"/>
        </w:rPr>
        <w:t>aws</w:t>
      </w:r>
      <w:proofErr w:type="spellEnd"/>
      <w:r w:rsidR="004D460D" w:rsidRPr="78EAD47D">
        <w:rPr>
          <w:sz w:val="20"/>
          <w:szCs w:val="20"/>
        </w:rPr>
        <w:t xml:space="preserve"> ds reset-user-password --directory-id d-9067b3e49d --new-password </w:t>
      </w:r>
      <w:r w:rsidR="004D460D">
        <w:rPr>
          <w:sz w:val="20"/>
          <w:szCs w:val="20"/>
        </w:rPr>
        <w:t xml:space="preserve">HTMAdmin1 </w:t>
      </w:r>
      <w:r w:rsidR="004D460D" w:rsidRPr="78EAD47D">
        <w:rPr>
          <w:sz w:val="20"/>
          <w:szCs w:val="20"/>
        </w:rPr>
        <w:t>--</w:t>
      </w:r>
      <w:proofErr w:type="gramStart"/>
      <w:r w:rsidR="004D460D" w:rsidRPr="78EAD47D">
        <w:rPr>
          <w:sz w:val="20"/>
          <w:szCs w:val="20"/>
        </w:rPr>
        <w:t>user-name</w:t>
      </w:r>
      <w:proofErr w:type="gramEnd"/>
      <w:r w:rsidR="004D460D" w:rsidRPr="78EAD47D">
        <w:rPr>
          <w:sz w:val="20"/>
          <w:szCs w:val="20"/>
        </w:rPr>
        <w:t xml:space="preserve"> </w:t>
      </w:r>
      <w:r w:rsidR="004D460D">
        <w:rPr>
          <w:sz w:val="20"/>
          <w:szCs w:val="20"/>
        </w:rPr>
        <w:t>Test3</w:t>
      </w:r>
    </w:p>
    <w:p w14:paraId="2C02628A" w14:textId="46B3DFF4" w:rsidR="0C85F4E0" w:rsidRDefault="0C85F4E0" w:rsidP="0C85F4E0">
      <w:pPr>
        <w:rPr>
          <w:sz w:val="20"/>
          <w:szCs w:val="20"/>
        </w:rPr>
      </w:pPr>
    </w:p>
    <w:p w14:paraId="5C39B66A" w14:textId="7709194F" w:rsidR="0C85F4E0" w:rsidRDefault="0074217D" w:rsidP="0C85F4E0">
      <w:pPr>
        <w:rPr>
          <w:sz w:val="20"/>
          <w:szCs w:val="20"/>
        </w:rPr>
      </w:pP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L50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L51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L52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L53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L54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L55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L56</w:t>
      </w:r>
      <w:r>
        <w:br/>
      </w:r>
      <w:proofErr w:type="spellStart"/>
      <w:r w:rsidRPr="66AB17FC">
        <w:rPr>
          <w:sz w:val="20"/>
          <w:szCs w:val="20"/>
        </w:rPr>
        <w:lastRenderedPageBreak/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L57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L58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L59</w:t>
      </w:r>
      <w:r>
        <w:br/>
      </w:r>
      <w:proofErr w:type="spellStart"/>
      <w:r w:rsidRPr="66AB17FC">
        <w:rPr>
          <w:sz w:val="20"/>
          <w:szCs w:val="20"/>
        </w:rPr>
        <w:t>aws</w:t>
      </w:r>
      <w:proofErr w:type="spellEnd"/>
      <w:r w:rsidRPr="66AB17FC">
        <w:rPr>
          <w:sz w:val="20"/>
          <w:szCs w:val="20"/>
        </w:rPr>
        <w:t xml:space="preserve"> ds reset-user-password --directory-id d-9067b3e49d --new-password </w:t>
      </w:r>
      <w:r w:rsidR="00CA7FCA">
        <w:rPr>
          <w:sz w:val="20"/>
          <w:szCs w:val="20"/>
        </w:rPr>
        <w:t>HTMPass112</w:t>
      </w:r>
      <w:r w:rsidRPr="66AB17FC">
        <w:rPr>
          <w:sz w:val="20"/>
          <w:szCs w:val="20"/>
        </w:rPr>
        <w:t xml:space="preserve"> --user-name </w:t>
      </w:r>
      <w:r w:rsidR="00177958" w:rsidRPr="66AB17FC">
        <w:rPr>
          <w:sz w:val="20"/>
          <w:szCs w:val="20"/>
        </w:rPr>
        <w:t>HTM2</w:t>
      </w:r>
      <w:r>
        <w:br/>
      </w:r>
      <w:proofErr w:type="spellStart"/>
      <w:ins w:id="0" w:author="Microsoft Word" w:date="2025-09-15T14:34:00Z">
        <w:r w:rsidR="00B11E7D" w:rsidRPr="66AB17FC">
          <w:rPr>
            <w:sz w:val="20"/>
            <w:szCs w:val="20"/>
          </w:rPr>
          <w:t>aws</w:t>
        </w:r>
        <w:proofErr w:type="spellEnd"/>
        <w:r w:rsidR="00B11E7D" w:rsidRPr="66AB17FC">
          <w:rPr>
            <w:sz w:val="20"/>
            <w:szCs w:val="20"/>
          </w:rPr>
          <w:t xml:space="preserve"> ds reset-user-password --directory-id d-9067b3e49d --new-password </w:t>
        </w:r>
      </w:ins>
      <w:r w:rsidR="00CA7FCA">
        <w:rPr>
          <w:sz w:val="20"/>
          <w:szCs w:val="20"/>
        </w:rPr>
        <w:t>HTMPass112</w:t>
      </w:r>
      <w:ins w:id="1" w:author="Microsoft Word" w:date="2025-09-15T14:34:00Z">
        <w:r w:rsidR="00B11E7D" w:rsidRPr="66AB17FC">
          <w:rPr>
            <w:sz w:val="20"/>
            <w:szCs w:val="20"/>
          </w:rPr>
          <w:t xml:space="preserve"> --user-name HTM3</w:t>
        </w:r>
      </w:ins>
    </w:p>
    <w:p w14:paraId="3ABFE5B0" w14:textId="77777777" w:rsidR="00AE1CE2" w:rsidRDefault="00AE1CE2" w:rsidP="0C85F4E0">
      <w:pPr>
        <w:rPr>
          <w:sz w:val="20"/>
          <w:szCs w:val="20"/>
        </w:rPr>
      </w:pPr>
    </w:p>
    <w:p w14:paraId="7203CCD1" w14:textId="77777777" w:rsidR="00AE1CE2" w:rsidRDefault="00AE1CE2" w:rsidP="0C85F4E0">
      <w:pPr>
        <w:rPr>
          <w:sz w:val="20"/>
          <w:szCs w:val="20"/>
        </w:rPr>
      </w:pPr>
    </w:p>
    <w:p w14:paraId="68B9E15E" w14:textId="676F162F" w:rsidR="005B324A" w:rsidRPr="005B324A" w:rsidRDefault="00AE1CE2" w:rsidP="005B324A">
      <w:pPr>
        <w:rPr>
          <w:rFonts w:ascii="Aptos Narrow" w:eastAsia="Times New Roman" w:hAnsi="Aptos Narrow" w:cs="Times New Roman"/>
          <w:color w:val="000000"/>
          <w:sz w:val="18"/>
          <w:szCs w:val="18"/>
        </w:rPr>
      </w:pPr>
      <w:r>
        <w:rPr>
          <w:sz w:val="20"/>
          <w:szCs w:val="20"/>
        </w:rPr>
        <w:t>AWS Protocol Set to WSP</w:t>
      </w:r>
      <w:r>
        <w:rPr>
          <w:sz w:val="20"/>
          <w:szCs w:val="20"/>
        </w:rPr>
        <w:br/>
      </w:r>
      <w:proofErr w:type="spellStart"/>
      <w:r w:rsidRPr="00AE1CE2">
        <w:rPr>
          <w:sz w:val="20"/>
          <w:szCs w:val="20"/>
        </w:rPr>
        <w:t>aws</w:t>
      </w:r>
      <w:proofErr w:type="spellEnd"/>
      <w:r w:rsidRPr="00AE1CE2">
        <w:rPr>
          <w:sz w:val="20"/>
          <w:szCs w:val="20"/>
        </w:rPr>
        <w:t xml:space="preserve"> workspaces modify-workspace-properties --workspace-id ws-bqyqj06fg --workspace-properties "Protocols=[WSP]"</w:t>
      </w:r>
      <w:r w:rsidR="00B4247C">
        <w:rPr>
          <w:sz w:val="20"/>
          <w:szCs w:val="20"/>
        </w:rPr>
        <w:br/>
      </w:r>
      <w:r w:rsidR="00B4247C">
        <w:rPr>
          <w:sz w:val="20"/>
          <w:szCs w:val="20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ws-9kprdz2sm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ws-b691nm3mm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ws-0rx070pkd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ws-jx1yv4gsb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ws-98vmyw7q2 --workspace-properties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ws-wd681yrr5 --workspace-properties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ws-43f6g3xyr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ws-h040lwmc5 --workspace-properties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ws-6lcz4yd9r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ws-bq8fd42vz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ws-1ghdrdy8l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ws-x92s09jk2 --workspace-properties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ws-7zbqwjvhy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ws-d47bmtzxr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ws-2pgv68lgx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ws-fm54bjp3r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ws-bw4q1rdd4 --workspace-properties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ws-v79ry2l8v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ws-w1tphdmt7 --workspace-properties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ws-3n7y0ndqt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ws-gjrx63hw7 --workspace-properties "Protocols=[WSP]"</w:t>
      </w:r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br/>
      </w:r>
      <w:proofErr w:type="spellStart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>aws</w:t>
      </w:r>
      <w:proofErr w:type="spellEnd"/>
      <w:r w:rsidR="005B324A" w:rsidRPr="005B324A">
        <w:rPr>
          <w:rFonts w:ascii="Aptos Narrow" w:eastAsia="Times New Roman" w:hAnsi="Aptos Narrow" w:cs="Times New Roman"/>
          <w:color w:val="000000"/>
          <w:sz w:val="18"/>
          <w:szCs w:val="18"/>
        </w:rPr>
        <w:t xml:space="preserve"> workspaces modify-workspace-properties --workspace-id ws-6v5gkd8bt --workspace-properties "Protocols=[WSP]"</w:t>
      </w:r>
    </w:p>
    <w:p w14:paraId="21AABA20" w14:textId="53F1E7F1" w:rsidR="00B4247C" w:rsidRPr="00B4247C" w:rsidRDefault="00B4247C" w:rsidP="00B4247C">
      <w:pPr>
        <w:rPr>
          <w:rFonts w:ascii="Aptos Narrow" w:eastAsia="Times New Roman" w:hAnsi="Aptos Narrow" w:cs="Times New Roman"/>
          <w:color w:val="000000"/>
          <w:sz w:val="18"/>
          <w:szCs w:val="18"/>
        </w:rPr>
      </w:pPr>
    </w:p>
    <w:p w14:paraId="131D0EB0" w14:textId="6AE5BFD9" w:rsidR="00AE1CE2" w:rsidRDefault="00AE1CE2" w:rsidP="0C85F4E0">
      <w:pPr>
        <w:rPr>
          <w:sz w:val="20"/>
          <w:szCs w:val="20"/>
        </w:rPr>
      </w:pPr>
    </w:p>
    <w:sectPr w:rsidR="00AE1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CC"/>
    <w:rsid w:val="00033C92"/>
    <w:rsid w:val="0003446F"/>
    <w:rsid w:val="0004703F"/>
    <w:rsid w:val="000776C9"/>
    <w:rsid w:val="00091B77"/>
    <w:rsid w:val="00097977"/>
    <w:rsid w:val="000B2258"/>
    <w:rsid w:val="000D6F8B"/>
    <w:rsid w:val="00114A85"/>
    <w:rsid w:val="001235D3"/>
    <w:rsid w:val="001354EE"/>
    <w:rsid w:val="001414D8"/>
    <w:rsid w:val="00177958"/>
    <w:rsid w:val="00180725"/>
    <w:rsid w:val="001B40EB"/>
    <w:rsid w:val="001E24C1"/>
    <w:rsid w:val="00233349"/>
    <w:rsid w:val="0023542A"/>
    <w:rsid w:val="00244D39"/>
    <w:rsid w:val="00246B29"/>
    <w:rsid w:val="00250847"/>
    <w:rsid w:val="00352DEA"/>
    <w:rsid w:val="0035486C"/>
    <w:rsid w:val="0037324F"/>
    <w:rsid w:val="003A02B9"/>
    <w:rsid w:val="003A0CDC"/>
    <w:rsid w:val="003A5528"/>
    <w:rsid w:val="003E70F0"/>
    <w:rsid w:val="003F62AF"/>
    <w:rsid w:val="00411C46"/>
    <w:rsid w:val="00467699"/>
    <w:rsid w:val="00497BD4"/>
    <w:rsid w:val="00497D8F"/>
    <w:rsid w:val="004A2849"/>
    <w:rsid w:val="004C183D"/>
    <w:rsid w:val="004D2460"/>
    <w:rsid w:val="004D460D"/>
    <w:rsid w:val="004F024A"/>
    <w:rsid w:val="004F6D2D"/>
    <w:rsid w:val="00510D57"/>
    <w:rsid w:val="00521DE5"/>
    <w:rsid w:val="0055200E"/>
    <w:rsid w:val="00557F29"/>
    <w:rsid w:val="005A1554"/>
    <w:rsid w:val="005B324A"/>
    <w:rsid w:val="005B3610"/>
    <w:rsid w:val="005B5ABC"/>
    <w:rsid w:val="005D3FAA"/>
    <w:rsid w:val="00632CDF"/>
    <w:rsid w:val="00650D61"/>
    <w:rsid w:val="006600A8"/>
    <w:rsid w:val="00686834"/>
    <w:rsid w:val="006D24F9"/>
    <w:rsid w:val="006F6EEF"/>
    <w:rsid w:val="007014E8"/>
    <w:rsid w:val="00725B65"/>
    <w:rsid w:val="00734DBE"/>
    <w:rsid w:val="0074217D"/>
    <w:rsid w:val="0077672C"/>
    <w:rsid w:val="00785BA3"/>
    <w:rsid w:val="007B7200"/>
    <w:rsid w:val="007C538D"/>
    <w:rsid w:val="007D0EE8"/>
    <w:rsid w:val="007F3A82"/>
    <w:rsid w:val="008A6EF9"/>
    <w:rsid w:val="008D5D97"/>
    <w:rsid w:val="008E2E3D"/>
    <w:rsid w:val="008F68D6"/>
    <w:rsid w:val="00917C6A"/>
    <w:rsid w:val="00931710"/>
    <w:rsid w:val="00940813"/>
    <w:rsid w:val="0094343C"/>
    <w:rsid w:val="0096261E"/>
    <w:rsid w:val="00A51EA8"/>
    <w:rsid w:val="00A77C91"/>
    <w:rsid w:val="00A9231B"/>
    <w:rsid w:val="00AB42AA"/>
    <w:rsid w:val="00AD0249"/>
    <w:rsid w:val="00AD05F8"/>
    <w:rsid w:val="00AE1CE2"/>
    <w:rsid w:val="00B10026"/>
    <w:rsid w:val="00B11E7D"/>
    <w:rsid w:val="00B23E1B"/>
    <w:rsid w:val="00B4247C"/>
    <w:rsid w:val="00B53179"/>
    <w:rsid w:val="00B80C43"/>
    <w:rsid w:val="00B81ECE"/>
    <w:rsid w:val="00BC20A0"/>
    <w:rsid w:val="00BE3113"/>
    <w:rsid w:val="00BF112C"/>
    <w:rsid w:val="00C3509C"/>
    <w:rsid w:val="00C47C23"/>
    <w:rsid w:val="00C579CC"/>
    <w:rsid w:val="00CA7FCA"/>
    <w:rsid w:val="00CC6411"/>
    <w:rsid w:val="00CC7C3D"/>
    <w:rsid w:val="00CE3228"/>
    <w:rsid w:val="00D34835"/>
    <w:rsid w:val="00D41B45"/>
    <w:rsid w:val="00D5630A"/>
    <w:rsid w:val="00D70E70"/>
    <w:rsid w:val="00D932F4"/>
    <w:rsid w:val="00DA799D"/>
    <w:rsid w:val="00DC60C6"/>
    <w:rsid w:val="00E008F3"/>
    <w:rsid w:val="00E11E48"/>
    <w:rsid w:val="00E641C5"/>
    <w:rsid w:val="00E73D47"/>
    <w:rsid w:val="00E92A5D"/>
    <w:rsid w:val="00E92E5C"/>
    <w:rsid w:val="00EB1028"/>
    <w:rsid w:val="00EB2AAE"/>
    <w:rsid w:val="00ED7A22"/>
    <w:rsid w:val="00EF3671"/>
    <w:rsid w:val="00F208D8"/>
    <w:rsid w:val="00F3084D"/>
    <w:rsid w:val="00F31BF4"/>
    <w:rsid w:val="00F4614B"/>
    <w:rsid w:val="00F729B0"/>
    <w:rsid w:val="00FA3488"/>
    <w:rsid w:val="00FB06CB"/>
    <w:rsid w:val="00FD0FB0"/>
    <w:rsid w:val="00FF7478"/>
    <w:rsid w:val="022E25CE"/>
    <w:rsid w:val="05883E85"/>
    <w:rsid w:val="09BF43DD"/>
    <w:rsid w:val="0A106626"/>
    <w:rsid w:val="0A12801D"/>
    <w:rsid w:val="0C85F4E0"/>
    <w:rsid w:val="0D2B7DAF"/>
    <w:rsid w:val="0D66066D"/>
    <w:rsid w:val="0D9AE249"/>
    <w:rsid w:val="0DD3A426"/>
    <w:rsid w:val="0DEC59BD"/>
    <w:rsid w:val="0FF5ED85"/>
    <w:rsid w:val="13B1F11C"/>
    <w:rsid w:val="14D90C34"/>
    <w:rsid w:val="158B27EF"/>
    <w:rsid w:val="16BDC699"/>
    <w:rsid w:val="170EC028"/>
    <w:rsid w:val="18AAF2C2"/>
    <w:rsid w:val="191911DA"/>
    <w:rsid w:val="19933501"/>
    <w:rsid w:val="19B728DC"/>
    <w:rsid w:val="1ECF313B"/>
    <w:rsid w:val="2686505E"/>
    <w:rsid w:val="26CD9C79"/>
    <w:rsid w:val="27F92763"/>
    <w:rsid w:val="2B31E57D"/>
    <w:rsid w:val="2C3EE851"/>
    <w:rsid w:val="2EA222F9"/>
    <w:rsid w:val="2EDDDCFC"/>
    <w:rsid w:val="33A7F910"/>
    <w:rsid w:val="346CE419"/>
    <w:rsid w:val="385AAC8B"/>
    <w:rsid w:val="3877FA0C"/>
    <w:rsid w:val="3AB7FE93"/>
    <w:rsid w:val="41250BD2"/>
    <w:rsid w:val="41444527"/>
    <w:rsid w:val="4280A612"/>
    <w:rsid w:val="450F6D12"/>
    <w:rsid w:val="46ECFA60"/>
    <w:rsid w:val="47AC4CF5"/>
    <w:rsid w:val="489D19F8"/>
    <w:rsid w:val="4B692754"/>
    <w:rsid w:val="4C788021"/>
    <w:rsid w:val="501368D5"/>
    <w:rsid w:val="50C95D2D"/>
    <w:rsid w:val="513977BA"/>
    <w:rsid w:val="566370FC"/>
    <w:rsid w:val="572832F3"/>
    <w:rsid w:val="59101B59"/>
    <w:rsid w:val="5A2952F9"/>
    <w:rsid w:val="5AF063B6"/>
    <w:rsid w:val="5B746018"/>
    <w:rsid w:val="5BF84789"/>
    <w:rsid w:val="5C4AFC31"/>
    <w:rsid w:val="5CDA30A0"/>
    <w:rsid w:val="5E1FA6D6"/>
    <w:rsid w:val="5EB3367D"/>
    <w:rsid w:val="61FF1B3B"/>
    <w:rsid w:val="628709E8"/>
    <w:rsid w:val="631A0823"/>
    <w:rsid w:val="63E7901B"/>
    <w:rsid w:val="659D8D5D"/>
    <w:rsid w:val="6663C8D4"/>
    <w:rsid w:val="66AB17FC"/>
    <w:rsid w:val="679B9584"/>
    <w:rsid w:val="6823F266"/>
    <w:rsid w:val="68AD03CB"/>
    <w:rsid w:val="6AD35512"/>
    <w:rsid w:val="6CAE96C1"/>
    <w:rsid w:val="715ADE0F"/>
    <w:rsid w:val="7233E517"/>
    <w:rsid w:val="7305B733"/>
    <w:rsid w:val="78EAD47D"/>
    <w:rsid w:val="7BDC2BEC"/>
    <w:rsid w:val="7C28D443"/>
    <w:rsid w:val="7CD0C1FC"/>
    <w:rsid w:val="7D8A3035"/>
    <w:rsid w:val="7EC0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DCC1"/>
  <w15:chartTrackingRefBased/>
  <w15:docId w15:val="{F5293EFF-AC88-4B9D-95D5-BD0E68AD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74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1263</Words>
  <Characters>10868</Characters>
  <Application>Microsoft Office Word</Application>
  <DocSecurity>0</DocSecurity>
  <Lines>120</Lines>
  <Paragraphs>5</Paragraphs>
  <ScaleCrop>false</ScaleCrop>
  <Company/>
  <LinksUpToDate>false</LinksUpToDate>
  <CharactersWithSpaces>12126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Jeter</dc:creator>
  <cp:keywords/>
  <dc:description/>
  <cp:lastModifiedBy>Kevin Jeter</cp:lastModifiedBy>
  <cp:revision>102</cp:revision>
  <dcterms:created xsi:type="dcterms:W3CDTF">2022-12-14T13:32:00Z</dcterms:created>
  <dcterms:modified xsi:type="dcterms:W3CDTF">2026-01-12T12:37:00Z</dcterms:modified>
</cp:coreProperties>
</file>